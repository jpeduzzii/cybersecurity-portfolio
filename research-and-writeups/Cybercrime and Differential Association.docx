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002A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65A6B709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7A36698C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75C1FBC4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35A50D2E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7CEED6E3" w14:textId="2DE497EC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  <w:r w:rsidRPr="000373C1">
        <w:rPr>
          <w:rFonts w:ascii="Times New Roman" w:hAnsi="Times New Roman" w:cs="Times New Roman"/>
        </w:rPr>
        <w:t>Differential Association in the realm of cybersecurity and cybercrime</w:t>
      </w:r>
    </w:p>
    <w:p w14:paraId="7C196DE5" w14:textId="77777777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</w:p>
    <w:p w14:paraId="08AB2310" w14:textId="3FF8199D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  <w:r w:rsidRPr="000373C1">
        <w:rPr>
          <w:rFonts w:ascii="Times New Roman" w:hAnsi="Times New Roman" w:cs="Times New Roman"/>
        </w:rPr>
        <w:t>Jack T. Peduzzi</w:t>
      </w:r>
    </w:p>
    <w:p w14:paraId="6A1C5614" w14:textId="7C7E10C3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  <w:r w:rsidRPr="000373C1">
        <w:rPr>
          <w:rFonts w:ascii="Times New Roman" w:hAnsi="Times New Roman" w:cs="Times New Roman"/>
        </w:rPr>
        <w:t>CRJS230</w:t>
      </w:r>
    </w:p>
    <w:p w14:paraId="7F9FD190" w14:textId="11125FFD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  <w:r w:rsidRPr="000373C1">
        <w:rPr>
          <w:rFonts w:ascii="Times New Roman" w:hAnsi="Times New Roman" w:cs="Times New Roman"/>
        </w:rPr>
        <w:t>Dr. Emmaleigh Kirchner</w:t>
      </w:r>
    </w:p>
    <w:p w14:paraId="579030D1" w14:textId="0A05E12B" w:rsidR="000373C1" w:rsidRPr="000373C1" w:rsidRDefault="000373C1" w:rsidP="000373C1">
      <w:pPr>
        <w:jc w:val="center"/>
        <w:rPr>
          <w:rFonts w:ascii="Times New Roman" w:hAnsi="Times New Roman" w:cs="Times New Roman"/>
        </w:rPr>
      </w:pPr>
      <w:r w:rsidRPr="000373C1">
        <w:rPr>
          <w:rFonts w:ascii="Times New Roman" w:hAnsi="Times New Roman" w:cs="Times New Roman"/>
        </w:rPr>
        <w:t>April 19, 2026</w:t>
      </w:r>
    </w:p>
    <w:p w14:paraId="5D350B24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34923D7B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5A81D96E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23D069B0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1DBA2D76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54721803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5A3DC8C3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667F1FCE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6E583301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304387B3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501567C4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45ED5D92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280A2DEB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222263FE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158BA7EE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487605DE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p w14:paraId="1B52B66B" w14:textId="0BEF7715" w:rsidR="008B5661" w:rsidRPr="008B5661" w:rsidRDefault="008B5661" w:rsidP="00EA71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13DD8987" w14:textId="1707A507" w:rsidR="000373C1" w:rsidRDefault="000373C1" w:rsidP="00EA71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 w:rsidR="00EA7112">
        <w:rPr>
          <w:rFonts w:ascii="Times New Roman" w:hAnsi="Times New Roman" w:cs="Times New Roman"/>
        </w:rPr>
        <w:t xml:space="preserve">As the technological realm continues to advance, especially with the advent of artificial intelligence, deviant behavior on the internet is also expected to </w:t>
      </w:r>
      <w:r w:rsidR="00614695">
        <w:rPr>
          <w:rFonts w:ascii="Times New Roman" w:hAnsi="Times New Roman" w:cs="Times New Roman"/>
        </w:rPr>
        <w:t>increase</w:t>
      </w:r>
      <w:r w:rsidR="00EA7112">
        <w:rPr>
          <w:rFonts w:ascii="Times New Roman" w:hAnsi="Times New Roman" w:cs="Times New Roman"/>
        </w:rPr>
        <w:t xml:space="preserve">. Cybercrime has existed since the dawn of the internet, and many laws and regulations have been passed to criminalize cybercrimes and put offenders in jail. However, even with that, </w:t>
      </w:r>
      <w:r w:rsidR="00B500F9">
        <w:rPr>
          <w:rFonts w:ascii="Times New Roman" w:hAnsi="Times New Roman" w:cs="Times New Roman"/>
        </w:rPr>
        <w:t>it</w:t>
      </w:r>
      <w:r w:rsidR="00EA7112">
        <w:rPr>
          <w:rFonts w:ascii="Times New Roman" w:hAnsi="Times New Roman" w:cs="Times New Roman"/>
        </w:rPr>
        <w:t xml:space="preserve"> continues to be a massive problem that plagues companies and innocent victims. The way in which these groups are socialized can be looked at through the lens of Edwin Sutherland’s differential association.</w:t>
      </w:r>
      <w:r w:rsidR="00614695">
        <w:rPr>
          <w:rFonts w:ascii="Times New Roman" w:hAnsi="Times New Roman" w:cs="Times New Roman"/>
        </w:rPr>
        <w:t xml:space="preserve"> Using Sutherland’s theory can explain how and why these groups form and operate. The solution to this issue is the way in which deviant behaviors are redirected.</w:t>
      </w:r>
    </w:p>
    <w:p w14:paraId="72C9EC08" w14:textId="6D81CC7E" w:rsidR="00527188" w:rsidRDefault="00527188" w:rsidP="00EA71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Sutherland’s Differential Association Theory</w:t>
      </w:r>
    </w:p>
    <w:p w14:paraId="336774EE" w14:textId="3CF80126" w:rsidR="00527188" w:rsidRDefault="00FB2734" w:rsidP="00EA7112">
      <w:pPr>
        <w:spacing w:line="480" w:lineRule="auto"/>
        <w:rPr>
          <w:ins w:id="0" w:author="Jack Peduzzi" w:date="2026-04-15T19:10:00Z" w16du:dateUtc="2026-04-15T23:10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Edwin</w:t>
      </w:r>
      <w:r w:rsidR="00527188">
        <w:rPr>
          <w:rFonts w:ascii="Times New Roman" w:hAnsi="Times New Roman" w:cs="Times New Roman"/>
        </w:rPr>
        <w:t xml:space="preserve"> Sutherland proposed his idea of differential association in the year 1939, over 50 years before the internet became popular. </w:t>
      </w:r>
      <w:r w:rsidR="00630631">
        <w:rPr>
          <w:rFonts w:ascii="Times New Roman" w:hAnsi="Times New Roman" w:cs="Times New Roman"/>
        </w:rPr>
        <w:t>Sutherland (</w:t>
      </w:r>
      <w:r w:rsidR="00C04774">
        <w:rPr>
          <w:rFonts w:ascii="Times New Roman" w:hAnsi="Times New Roman" w:cs="Times New Roman"/>
        </w:rPr>
        <w:t>1947</w:t>
      </w:r>
      <w:r w:rsidR="00630631">
        <w:rPr>
          <w:rFonts w:ascii="Times New Roman" w:hAnsi="Times New Roman" w:cs="Times New Roman"/>
        </w:rPr>
        <w:t>)</w:t>
      </w:r>
      <w:r w:rsidR="004969D1">
        <w:rPr>
          <w:rFonts w:ascii="Times New Roman" w:hAnsi="Times New Roman" w:cs="Times New Roman"/>
        </w:rPr>
        <w:t xml:space="preserve"> explain</w:t>
      </w:r>
      <w:r w:rsidR="002930EF">
        <w:rPr>
          <w:rFonts w:ascii="Times New Roman" w:hAnsi="Times New Roman" w:cs="Times New Roman"/>
        </w:rPr>
        <w:t>ed</w:t>
      </w:r>
      <w:r w:rsidR="004969D1">
        <w:rPr>
          <w:rFonts w:ascii="Times New Roman" w:hAnsi="Times New Roman" w:cs="Times New Roman"/>
        </w:rPr>
        <w:t xml:space="preserve"> his theory of differential association in nine distinct ways.</w:t>
      </w:r>
      <w:r w:rsidR="00E05D4B">
        <w:rPr>
          <w:rFonts w:ascii="Times New Roman" w:hAnsi="Times New Roman" w:cs="Times New Roman"/>
        </w:rPr>
        <w:t xml:space="preserve"> </w:t>
      </w:r>
      <w:r w:rsidR="00E904CC">
        <w:rPr>
          <w:rFonts w:ascii="Times New Roman" w:hAnsi="Times New Roman" w:cs="Times New Roman"/>
        </w:rPr>
        <w:t>His main arguments on how people involve themselves with crime inclu</w:t>
      </w:r>
      <w:r w:rsidR="009654B5">
        <w:rPr>
          <w:rFonts w:ascii="Times New Roman" w:hAnsi="Times New Roman" w:cs="Times New Roman"/>
        </w:rPr>
        <w:t>de the learning of criminal behavior</w:t>
      </w:r>
      <w:r w:rsidR="009C6809">
        <w:rPr>
          <w:rFonts w:ascii="Times New Roman" w:hAnsi="Times New Roman" w:cs="Times New Roman"/>
        </w:rPr>
        <w:t xml:space="preserve"> itself</w:t>
      </w:r>
      <w:r w:rsidR="009654B5">
        <w:rPr>
          <w:rFonts w:ascii="Times New Roman" w:hAnsi="Times New Roman" w:cs="Times New Roman"/>
        </w:rPr>
        <w:t xml:space="preserve">, </w:t>
      </w:r>
      <w:r w:rsidR="00340A60">
        <w:rPr>
          <w:rFonts w:ascii="Times New Roman" w:hAnsi="Times New Roman" w:cs="Times New Roman"/>
        </w:rPr>
        <w:t>the way in which it is learned</w:t>
      </w:r>
      <w:r w:rsidR="007B2A1C">
        <w:rPr>
          <w:rFonts w:ascii="Times New Roman" w:hAnsi="Times New Roman" w:cs="Times New Roman"/>
        </w:rPr>
        <w:t xml:space="preserve"> </w:t>
      </w:r>
      <w:r w:rsidR="00340A60">
        <w:rPr>
          <w:rFonts w:ascii="Times New Roman" w:hAnsi="Times New Roman" w:cs="Times New Roman"/>
        </w:rPr>
        <w:t>which</w:t>
      </w:r>
      <w:r w:rsidR="00E61E0F">
        <w:rPr>
          <w:rFonts w:ascii="Times New Roman" w:hAnsi="Times New Roman" w:cs="Times New Roman"/>
        </w:rPr>
        <w:t xml:space="preserve"> is through social means</w:t>
      </w:r>
      <w:r w:rsidR="00206E7B">
        <w:rPr>
          <w:rFonts w:ascii="Times New Roman" w:hAnsi="Times New Roman" w:cs="Times New Roman"/>
        </w:rPr>
        <w:t xml:space="preserve">. </w:t>
      </w:r>
      <w:r w:rsidR="00E61E0F">
        <w:rPr>
          <w:rFonts w:ascii="Times New Roman" w:hAnsi="Times New Roman" w:cs="Times New Roman"/>
        </w:rPr>
        <w:t>Le</w:t>
      </w:r>
      <w:r w:rsidR="00E965B0">
        <w:rPr>
          <w:rFonts w:ascii="Times New Roman" w:hAnsi="Times New Roman" w:cs="Times New Roman"/>
        </w:rPr>
        <w:t xml:space="preserve">arning </w:t>
      </w:r>
      <w:r w:rsidR="00E61E0F">
        <w:rPr>
          <w:rFonts w:ascii="Times New Roman" w:hAnsi="Times New Roman" w:cs="Times New Roman"/>
        </w:rPr>
        <w:t xml:space="preserve">also </w:t>
      </w:r>
      <w:r w:rsidR="00E965B0">
        <w:rPr>
          <w:rFonts w:ascii="Times New Roman" w:hAnsi="Times New Roman" w:cs="Times New Roman"/>
        </w:rPr>
        <w:t>occurs in close groups,</w:t>
      </w:r>
      <w:r w:rsidR="001A172A">
        <w:rPr>
          <w:rFonts w:ascii="Times New Roman" w:hAnsi="Times New Roman" w:cs="Times New Roman"/>
        </w:rPr>
        <w:t xml:space="preserve"> differential associations can vary in duration and frequency, and the way in which criminal and non-criminal activit</w:t>
      </w:r>
      <w:r w:rsidR="007D5E32">
        <w:rPr>
          <w:rFonts w:ascii="Times New Roman" w:hAnsi="Times New Roman" w:cs="Times New Roman"/>
        </w:rPr>
        <w:t>ies are learned share the same mechanisms that are found in other forms of learning.</w:t>
      </w:r>
      <w:r w:rsidR="002930EF">
        <w:rPr>
          <w:rFonts w:ascii="Times New Roman" w:hAnsi="Times New Roman" w:cs="Times New Roman"/>
        </w:rPr>
        <w:t xml:space="preserve"> </w:t>
      </w:r>
      <w:r w:rsidR="00340A60">
        <w:rPr>
          <w:rFonts w:ascii="Times New Roman" w:hAnsi="Times New Roman" w:cs="Times New Roman"/>
        </w:rPr>
        <w:t xml:space="preserve">These arguments </w:t>
      </w:r>
      <w:r w:rsidR="00C9258D">
        <w:rPr>
          <w:rFonts w:ascii="Times New Roman" w:hAnsi="Times New Roman" w:cs="Times New Roman"/>
        </w:rPr>
        <w:t xml:space="preserve">can be used to explain why cybercrime occurs and how these deviant groups are formed. Two specific arguments that support this are Sutherlands arguments </w:t>
      </w:r>
      <w:r w:rsidR="00E61E0F">
        <w:rPr>
          <w:rFonts w:ascii="Times New Roman" w:hAnsi="Times New Roman" w:cs="Times New Roman"/>
        </w:rPr>
        <w:t>regarding how</w:t>
      </w:r>
      <w:r w:rsidR="00C9258D">
        <w:rPr>
          <w:rFonts w:ascii="Times New Roman" w:hAnsi="Times New Roman" w:cs="Times New Roman"/>
        </w:rPr>
        <w:t xml:space="preserve"> </w:t>
      </w:r>
      <w:r w:rsidR="002B1BC6">
        <w:rPr>
          <w:rFonts w:ascii="Times New Roman" w:hAnsi="Times New Roman" w:cs="Times New Roman"/>
        </w:rPr>
        <w:t xml:space="preserve">the learning of crime occurs in groups, and differential associations </w:t>
      </w:r>
      <w:r w:rsidR="00E61E0F">
        <w:rPr>
          <w:rFonts w:ascii="Times New Roman" w:hAnsi="Times New Roman" w:cs="Times New Roman"/>
        </w:rPr>
        <w:t>that vary</w:t>
      </w:r>
      <w:r w:rsidR="002B1BC6">
        <w:rPr>
          <w:rFonts w:ascii="Times New Roman" w:hAnsi="Times New Roman" w:cs="Times New Roman"/>
        </w:rPr>
        <w:t>.</w:t>
      </w:r>
      <w:r w:rsidR="00E61E0F">
        <w:rPr>
          <w:rFonts w:ascii="Times New Roman" w:hAnsi="Times New Roman" w:cs="Times New Roman"/>
        </w:rPr>
        <w:t xml:space="preserve"> </w:t>
      </w:r>
      <w:r w:rsidR="007B2A1C">
        <w:rPr>
          <w:rFonts w:ascii="Times New Roman" w:hAnsi="Times New Roman" w:cs="Times New Roman"/>
        </w:rPr>
        <w:t>Differential association is a micro-level theory, which is one of the reasons why it can be applicable to the formation of cybercriminal groups.</w:t>
      </w:r>
    </w:p>
    <w:p w14:paraId="5454348B" w14:textId="77777777" w:rsidR="00FF6A48" w:rsidRDefault="00FF6A48" w:rsidP="00EA7112">
      <w:pPr>
        <w:spacing w:line="480" w:lineRule="auto"/>
        <w:rPr>
          <w:ins w:id="1" w:author="Jack Peduzzi" w:date="2026-04-15T19:10:00Z" w16du:dateUtc="2026-04-15T23:10:00Z"/>
          <w:rFonts w:ascii="Times New Roman" w:hAnsi="Times New Roman" w:cs="Times New Roman"/>
        </w:rPr>
      </w:pPr>
    </w:p>
    <w:p w14:paraId="23F82FEA" w14:textId="77777777" w:rsidR="00FF6A48" w:rsidRPr="00527188" w:rsidRDefault="00FF6A48" w:rsidP="00EA7112">
      <w:pPr>
        <w:spacing w:line="480" w:lineRule="auto"/>
        <w:rPr>
          <w:rFonts w:ascii="Times New Roman" w:hAnsi="Times New Roman" w:cs="Times New Roman"/>
        </w:rPr>
      </w:pPr>
    </w:p>
    <w:p w14:paraId="4A21B3C2" w14:textId="77777777" w:rsidR="000373C1" w:rsidRPr="000373C1" w:rsidRDefault="000373C1" w:rsidP="000373C1">
      <w:pPr>
        <w:rPr>
          <w:rFonts w:ascii="Times New Roman" w:hAnsi="Times New Roman" w:cs="Times New Roman"/>
        </w:rPr>
      </w:pPr>
    </w:p>
    <w:sectPr w:rsidR="000373C1" w:rsidRPr="000373C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358C8" w14:textId="77777777" w:rsidR="00385C05" w:rsidRDefault="00385C05" w:rsidP="000373C1">
      <w:pPr>
        <w:spacing w:after="0" w:line="240" w:lineRule="auto"/>
      </w:pPr>
      <w:r>
        <w:separator/>
      </w:r>
    </w:p>
  </w:endnote>
  <w:endnote w:type="continuationSeparator" w:id="0">
    <w:p w14:paraId="76636C60" w14:textId="77777777" w:rsidR="00385C05" w:rsidRDefault="00385C05" w:rsidP="0003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BC8F" w14:textId="77777777" w:rsidR="00385C05" w:rsidRDefault="00385C05" w:rsidP="000373C1">
      <w:pPr>
        <w:spacing w:after="0" w:line="240" w:lineRule="auto"/>
      </w:pPr>
      <w:r>
        <w:separator/>
      </w:r>
    </w:p>
  </w:footnote>
  <w:footnote w:type="continuationSeparator" w:id="0">
    <w:p w14:paraId="1E99A482" w14:textId="77777777" w:rsidR="00385C05" w:rsidRDefault="00385C05" w:rsidP="0003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1873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C82124" w14:textId="1BB1A17C" w:rsidR="000373C1" w:rsidRDefault="000373C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C3BBE" w14:textId="77777777" w:rsidR="000373C1" w:rsidRDefault="000373C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ck Peduzzi">
    <w15:presenceInfo w15:providerId="AD" w15:userId="S::jpeduz50@lakers.mercyhurst.edu::4833ae52-1765-4002-a3c7-ef8f2dfb87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C1"/>
    <w:rsid w:val="000373C1"/>
    <w:rsid w:val="001A172A"/>
    <w:rsid w:val="00206E7B"/>
    <w:rsid w:val="002930EF"/>
    <w:rsid w:val="002B1BC6"/>
    <w:rsid w:val="00340A60"/>
    <w:rsid w:val="00385C05"/>
    <w:rsid w:val="004969D1"/>
    <w:rsid w:val="00527188"/>
    <w:rsid w:val="00614695"/>
    <w:rsid w:val="00630631"/>
    <w:rsid w:val="007B2A1C"/>
    <w:rsid w:val="007D5E32"/>
    <w:rsid w:val="008B5661"/>
    <w:rsid w:val="009654B5"/>
    <w:rsid w:val="009C6809"/>
    <w:rsid w:val="00A51244"/>
    <w:rsid w:val="00B500F9"/>
    <w:rsid w:val="00C04774"/>
    <w:rsid w:val="00C9258D"/>
    <w:rsid w:val="00DD0E52"/>
    <w:rsid w:val="00E05D4B"/>
    <w:rsid w:val="00E61E0F"/>
    <w:rsid w:val="00E904CC"/>
    <w:rsid w:val="00E965B0"/>
    <w:rsid w:val="00EA7112"/>
    <w:rsid w:val="00EE59EF"/>
    <w:rsid w:val="00FB2734"/>
    <w:rsid w:val="00FF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5F5A"/>
  <w15:chartTrackingRefBased/>
  <w15:docId w15:val="{81745C3D-4CD3-4BCC-BE93-8DA94A97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3C1"/>
  </w:style>
  <w:style w:type="paragraph" w:styleId="Footer">
    <w:name w:val="footer"/>
    <w:basedOn w:val="Normal"/>
    <w:link w:val="FooterChar"/>
    <w:uiPriority w:val="99"/>
    <w:unhideWhenUsed/>
    <w:rsid w:val="0003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3C1"/>
  </w:style>
  <w:style w:type="paragraph" w:styleId="Revision">
    <w:name w:val="Revision"/>
    <w:hidden/>
    <w:uiPriority w:val="99"/>
    <w:semiHidden/>
    <w:rsid w:val="00FF6A4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6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AECAF-B277-4905-9435-EA39C0B315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32fa48-7164-4ce7-950e-494a5217e97d}" enabled="0" method="" siteId="{0a32fa48-7164-4ce7-950e-494a5217e9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265</Words>
  <Characters>1715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Peduzzi</dc:creator>
  <cp:keywords/>
  <dc:description/>
  <cp:lastModifiedBy>Jack Peduzzi</cp:lastModifiedBy>
  <cp:revision>23</cp:revision>
  <dcterms:created xsi:type="dcterms:W3CDTF">2026-04-15T18:50:00Z</dcterms:created>
  <dcterms:modified xsi:type="dcterms:W3CDTF">2026-04-15T23:10:00Z</dcterms:modified>
</cp:coreProperties>
</file>